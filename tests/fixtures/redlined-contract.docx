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Master Services Agreement</w:t>
      </w:r>
    </w:p>
    <w:p>
      <w:r>
        <w:t xml:space="preserve">Clause 4: the review period is </w:t>
      </w:r>
      <w:del w:id="1" w:author="Reviewer" w:date="2026-01-01T00:00:00Z">
        <w:r>
          <w:delText>sixty</w:delText>
        </w:r>
      </w:del>
      <w:ins w:id="2" w:author="Reviewer" w:date="2026-01-01T00:00:00Z">
        <w:r>
          <w:t>thirty</w:t>
        </w:r>
      </w:ins>
      <w:r>
        <w:t xml:space="preserve"> days.</w:t>
      </w:r>
    </w:p>
    <w:p>
      <w:r>
        <w:t xml:space="preserve">Clause 7: governing law is </w:t>
      </w:r>
      <w:del w:id="3" w:author="Reviewer" w:date="2026-01-01T00:00:00Z">
        <w:r>
          <w:delText>Delaware</w:delText>
        </w:r>
      </w:del>
      <w:ins w:id="4" w:author="Reviewer" w:date="2026-01-01T00:00:00Z">
        <w:r>
          <w:t>New York</w:t>
        </w:r>
      </w:ins>
      <w:r>
        <w:t>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</w:styles>
</file>